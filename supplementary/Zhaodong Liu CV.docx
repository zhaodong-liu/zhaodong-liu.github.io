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7AEF" w14:textId="77777777" w:rsidR="00FE5634" w:rsidRDefault="00000000" w:rsidP="00985579">
      <w:pPr>
        <w:adjustRightInd w:val="0"/>
        <w:snapToGrid w:val="0"/>
        <w:spacing w:after="0" w:line="240" w:lineRule="auto"/>
        <w:jc w:val="center"/>
        <w:rPr>
          <w:rFonts w:ascii="Times New Roman" w:eastAsia="SimSun" w:hAnsi="Times New Roman" w:cs="Times New Roman"/>
          <w:b/>
          <w:sz w:val="44"/>
          <w:szCs w:val="32"/>
          <w:lang w:eastAsia="zh-CN"/>
        </w:rPr>
      </w:pPr>
      <w:r>
        <w:rPr>
          <w:rFonts w:ascii="Times New Roman" w:eastAsia="SimSun" w:hAnsi="Times New Roman" w:cs="Times New Roman"/>
          <w:b/>
          <w:sz w:val="44"/>
          <w:szCs w:val="32"/>
          <w:lang w:eastAsia="zh-CN"/>
        </w:rPr>
        <w:t>Zhaodong Liu</w:t>
      </w:r>
    </w:p>
    <w:p w14:paraId="284C0488" w14:textId="55BFB1AE" w:rsidR="00FE5634" w:rsidRDefault="00000000" w:rsidP="00985579">
      <w:pPr>
        <w:adjustRightInd w:val="0"/>
        <w:snapToGrid w:val="0"/>
        <w:spacing w:after="0" w:line="240" w:lineRule="auto"/>
        <w:jc w:val="center"/>
        <w:rPr>
          <w:rFonts w:ascii="Times New Roman" w:eastAsia="SimSun" w:hAnsi="Times New Roman" w:cs="Times New Roman"/>
          <w:sz w:val="20"/>
          <w:szCs w:val="20"/>
          <w:lang w:eastAsia="zh-CN"/>
        </w:rPr>
      </w:pP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Email: </w:t>
      </w:r>
      <w:proofErr w:type="gramStart"/>
      <w:r w:rsidRPr="00985579">
        <w:rPr>
          <w:rStyle w:val="Hyperlink"/>
          <w:rFonts w:ascii="Times New Roman" w:eastAsia="SimSun" w:hAnsi="Times New Roman" w:cs="Times New Roman"/>
          <w:color w:val="auto"/>
          <w:sz w:val="20"/>
          <w:szCs w:val="20"/>
          <w:lang w:eastAsia="zh-CN"/>
        </w:rPr>
        <w:t>zl4789@nyu.edu</w:t>
      </w:r>
      <w:r>
        <w:rPr>
          <w:rStyle w:val="Hyperlink"/>
          <w:rFonts w:ascii="Times New Roman" w:eastAsia="SimSun" w:hAnsi="Times New Roman" w:cs="Times New Roman" w:hint="eastAsia"/>
          <w:color w:val="auto"/>
          <w:sz w:val="20"/>
          <w:szCs w:val="20"/>
          <w:lang w:eastAsia="zh-CN"/>
        </w:rPr>
        <w:t xml:space="preserve">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|</w:t>
      </w:r>
      <w:proofErr w:type="gramEnd"/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Tel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(+86) 131-5629-6623</w:t>
      </w:r>
    </w:p>
    <w:p w14:paraId="22BEDEDF" w14:textId="77777777" w:rsidR="00FE5634" w:rsidRPr="00985579" w:rsidRDefault="00000000" w:rsidP="00985579">
      <w:pPr>
        <w:pStyle w:val="Heading1"/>
        <w:adjustRightInd w:val="0"/>
        <w:snapToGrid w:val="0"/>
        <w:spacing w:beforeLines="50" w:before="120" w:after="0" w:line="240" w:lineRule="auto"/>
        <w:jc w:val="both"/>
        <w:rPr>
          <w:rFonts w:ascii="Times New Roman" w:hAnsi="Times New Roman" w:cs="Times New Roman"/>
          <w:szCs w:val="21"/>
        </w:rPr>
      </w:pPr>
      <w:r w:rsidRPr="00985579">
        <w:rPr>
          <w:rFonts w:ascii="Times New Roman" w:hAnsi="Times New Roman" w:cs="Times New Roman"/>
          <w:szCs w:val="21"/>
        </w:rPr>
        <w:t>EDUCATION</w:t>
      </w:r>
    </w:p>
    <w:p w14:paraId="0F78E037" w14:textId="7761C689" w:rsidR="00FE5634" w:rsidRDefault="00000000" w:rsidP="00985579">
      <w:pPr>
        <w:tabs>
          <w:tab w:val="right" w:pos="9680"/>
        </w:tabs>
        <w:adjustRightInd w:val="0"/>
        <w:snapToGrid w:val="0"/>
        <w:spacing w:after="0" w:line="240" w:lineRule="auto"/>
        <w:ind w:left="733" w:hangingChars="327" w:hanging="733"/>
        <w:jc w:val="both"/>
        <w:rPr>
          <w:ins w:id="0" w:author="mac用户" w:date="2025-09-09T10:47:00Z"/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/>
          <w:b/>
          <w:lang w:eastAsia="zh-CN"/>
        </w:rPr>
        <w:t>New York University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 </w:t>
      </w:r>
      <w:r w:rsidRPr="00985579">
        <w:rPr>
          <w:rFonts w:ascii="Times New Roman Bold" w:eastAsia="SimSun" w:hAnsi="Times New Roman Bold" w:cs="Times New Roman Bold"/>
          <w:b/>
          <w:lang w:eastAsia="zh-CN"/>
        </w:rPr>
        <w:t>Shanghai</w:t>
      </w:r>
      <w:r w:rsidR="00985579">
        <w:rPr>
          <w:rFonts w:ascii="Times New Roman Bold" w:eastAsia="SimSun" w:hAnsi="Times New Roman Bold" w:cs="Times New Roman Bold" w:hint="eastAsia"/>
          <w:bCs/>
          <w:lang w:eastAsia="zh-CN"/>
        </w:rPr>
        <w:t xml:space="preserve">                                                                                                    </w:t>
      </w:r>
      <w:r w:rsidRPr="00985579">
        <w:rPr>
          <w:rFonts w:ascii="Times New Roman" w:eastAsia="SimSun" w:hAnsi="Times New Roman" w:cs="Times New Roman"/>
          <w:bCs/>
          <w:lang w:eastAsia="zh-CN"/>
        </w:rPr>
        <w:t>Shanghai, China</w:t>
      </w:r>
    </w:p>
    <w:p w14:paraId="10BF2791" w14:textId="7CD049E5" w:rsidR="00FE5634" w:rsidRDefault="00000000" w:rsidP="00985579">
      <w:pPr>
        <w:tabs>
          <w:tab w:val="right" w:pos="9680"/>
        </w:tabs>
        <w:adjustRightInd w:val="0"/>
        <w:snapToGrid w:val="0"/>
        <w:spacing w:after="0" w:line="240" w:lineRule="auto"/>
        <w:ind w:left="719" w:hangingChars="327" w:hanging="719"/>
        <w:jc w:val="both"/>
        <w:rPr>
          <w:rFonts w:ascii="Times New Roman" w:hAnsi="Times New Roman" w:cs="Times New Roman"/>
        </w:rPr>
      </w:pPr>
      <w:r w:rsidRPr="00985579">
        <w:rPr>
          <w:rFonts w:ascii="Times New Roman Italic" w:eastAsia="SimSun" w:hAnsi="Times New Roman Italic" w:cs="Times New Roman Italic"/>
          <w:bCs/>
          <w:i/>
          <w:iCs/>
          <w:lang w:eastAsia="zh-CN"/>
        </w:rPr>
        <w:t xml:space="preserve">Bachelor of Science; </w:t>
      </w:r>
      <w:r>
        <w:rPr>
          <w:rFonts w:ascii="Times New Roman" w:eastAsia="SimSun" w:hAnsi="Times New Roman" w:cs="Times New Roman" w:hint="eastAsia"/>
          <w:b/>
          <w:lang w:eastAsia="zh-CN"/>
        </w:rPr>
        <w:t>Double Major</w:t>
      </w:r>
      <w:r w:rsidRPr="00985579">
        <w:rPr>
          <w:rFonts w:ascii="Times New Roman" w:eastAsia="SimSun" w:hAnsi="Times New Roman" w:cs="Times New Roman"/>
          <w:bCs/>
          <w:lang w:eastAsia="zh-CN"/>
        </w:rPr>
        <w:t>: Computer Science, Mathematics</w:t>
      </w:r>
      <w:r>
        <w:rPr>
          <w:rFonts w:ascii="Times New Roman" w:eastAsia="SimSun" w:hAnsi="Times New Roman" w:cs="Times New Roman" w:hint="eastAsia"/>
          <w:b/>
          <w:lang w:eastAsia="zh-CN"/>
        </w:rPr>
        <w:tab/>
      </w:r>
      <w:r>
        <w:rPr>
          <w:rFonts w:ascii="Times New Roman" w:eastAsia="SimSun" w:hAnsi="Times New Roman" w:cs="Times New Roman"/>
          <w:lang w:eastAsia="zh-CN"/>
        </w:rPr>
        <w:t xml:space="preserve">Sep </w:t>
      </w:r>
      <w:r>
        <w:rPr>
          <w:rFonts w:ascii="Times New Roman" w:hAnsi="Times New Roman" w:cs="Times New Roman"/>
        </w:rPr>
        <w:t>2022</w:t>
      </w:r>
      <w:r>
        <w:rPr>
          <w:rFonts w:ascii="Times New Roman" w:eastAsia="SimSun" w:hAnsi="Times New Roman" w:cs="Times New Roman"/>
          <w:lang w:eastAsia="zh-CN"/>
        </w:rPr>
        <w:t>-May</w:t>
      </w:r>
      <w:r>
        <w:rPr>
          <w:rFonts w:ascii="Times New Roman" w:hAnsi="Times New Roman" w:cs="Times New Roman"/>
        </w:rPr>
        <w:t xml:space="preserve"> 2026</w:t>
      </w:r>
    </w:p>
    <w:p w14:paraId="313CF795" w14:textId="11810B77" w:rsidR="00751239" w:rsidRDefault="00751239" w:rsidP="00985579">
      <w:pPr>
        <w:pStyle w:val="p1"/>
        <w:adjustRightInd w:val="0"/>
        <w:snapToGrid w:val="0"/>
        <w:jc w:val="both"/>
        <w:rPr>
          <w:rFonts w:ascii="Times New Roman" w:eastAsia="SimSun" w:hAnsi="Times New Roman"/>
          <w:b/>
          <w:bCs/>
          <w:color w:val="auto"/>
          <w:sz w:val="22"/>
          <w:szCs w:val="22"/>
          <w:lang w:val="en-US"/>
        </w:rPr>
      </w:pPr>
      <w:r w:rsidRPr="00EB732B">
        <w:rPr>
          <w:rFonts w:ascii="Times New Roman" w:eastAsia="SimSun" w:hAnsi="Times New Roman"/>
          <w:color w:val="auto"/>
          <w:sz w:val="22"/>
          <w:szCs w:val="22"/>
          <w:lang w:val="en-US"/>
        </w:rPr>
        <w:t>Cumulative GPA:</w:t>
      </w:r>
      <w:ins w:id="1" w:author="mac用户" w:date="2025-09-09T10:51:00Z">
        <w:r w:rsidRPr="00EB732B">
          <w:rPr>
            <w:rFonts w:ascii="Times New Roman" w:eastAsia="SimSun" w:hAnsi="Times New Roman"/>
            <w:color w:val="auto"/>
            <w:sz w:val="22"/>
            <w:szCs w:val="22"/>
            <w:lang w:val="en-US"/>
          </w:rPr>
          <w:t xml:space="preserve"> </w:t>
        </w:r>
      </w:ins>
      <w:r w:rsidRPr="00EB732B">
        <w:rPr>
          <w:rFonts w:ascii="Times New Roman" w:eastAsia="SimSun" w:hAnsi="Times New Roman"/>
          <w:b/>
          <w:bCs/>
          <w:color w:val="auto"/>
          <w:sz w:val="22"/>
          <w:szCs w:val="22"/>
          <w:lang w:val="en-US"/>
        </w:rPr>
        <w:t>3.811/4.</w:t>
      </w:r>
      <w:r w:rsidRPr="0008480A">
        <w:rPr>
          <w:rFonts w:ascii="Times New Roman" w:eastAsia="SimSun" w:hAnsi="Times New Roman"/>
          <w:b/>
          <w:bCs/>
          <w:color w:val="auto"/>
          <w:sz w:val="22"/>
          <w:szCs w:val="22"/>
          <w:lang w:val="en-US"/>
        </w:rPr>
        <w:t>0</w:t>
      </w:r>
      <w:r w:rsidRPr="00985579"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| CS Major GPA:</w:t>
      </w:r>
      <w:ins w:id="2" w:author="mac用户" w:date="2025-09-09T10:57:00Z">
        <w:r w:rsidRPr="00985579">
          <w:rPr>
            <w:rFonts w:ascii="Times New Roman" w:eastAsia="SimSun" w:hAnsi="Times New Roman"/>
            <w:color w:val="auto"/>
            <w:sz w:val="22"/>
            <w:szCs w:val="22"/>
            <w:lang w:val="en-US"/>
          </w:rPr>
          <w:t xml:space="preserve"> </w:t>
        </w:r>
      </w:ins>
      <w:r w:rsidRPr="00985579">
        <w:rPr>
          <w:rFonts w:ascii="Times New Roman" w:eastAsia="SimSun" w:hAnsi="Times New Roman"/>
          <w:b/>
          <w:bCs/>
          <w:color w:val="auto"/>
          <w:sz w:val="22"/>
          <w:szCs w:val="22"/>
          <w:lang w:val="en-US"/>
        </w:rPr>
        <w:t xml:space="preserve">3.941/4.0 </w:t>
      </w:r>
      <w:r w:rsidRPr="00985579">
        <w:rPr>
          <w:rFonts w:ascii="Times New Roman" w:eastAsia="SimSun" w:hAnsi="Times New Roman"/>
          <w:color w:val="auto"/>
          <w:sz w:val="22"/>
          <w:szCs w:val="22"/>
          <w:lang w:val="en-US"/>
        </w:rPr>
        <w:t>| Math Major GPA:</w:t>
      </w:r>
      <w:ins w:id="3" w:author="mac用户" w:date="2025-09-09T10:52:00Z">
        <w:r w:rsidRPr="00985579">
          <w:rPr>
            <w:rFonts w:ascii="Times New Roman" w:eastAsia="SimSun" w:hAnsi="Times New Roman"/>
            <w:color w:val="auto"/>
            <w:sz w:val="22"/>
            <w:szCs w:val="22"/>
            <w:lang w:val="en-US"/>
          </w:rPr>
          <w:t xml:space="preserve"> </w:t>
        </w:r>
      </w:ins>
      <w:r w:rsidRPr="00985579">
        <w:rPr>
          <w:rFonts w:ascii="Times New Roman" w:eastAsia="SimSun" w:hAnsi="Times New Roman"/>
          <w:b/>
          <w:bCs/>
          <w:color w:val="auto"/>
          <w:sz w:val="22"/>
          <w:szCs w:val="22"/>
          <w:lang w:val="en-US"/>
        </w:rPr>
        <w:t>3.926/4.0</w:t>
      </w:r>
    </w:p>
    <w:p w14:paraId="17601093" w14:textId="76EF62F5" w:rsidR="00B04D1C" w:rsidRDefault="00B04D1C" w:rsidP="00B04D1C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 Bold" w:eastAsia="SimSun" w:hAnsi="Times New Roman Bold" w:cs="Times New Roman Bold" w:hint="eastAsia"/>
          <w:b/>
          <w:bCs/>
          <w:color w:val="auto"/>
          <w:sz w:val="22"/>
          <w:szCs w:val="22"/>
          <w:lang w:val="en-US"/>
        </w:rPr>
        <w:t>S</w:t>
      </w:r>
      <w:r w:rsidRPr="00985579">
        <w:rPr>
          <w:rFonts w:ascii="Times New Roman Bold" w:eastAsia="SimSun" w:hAnsi="Times New Roman Bold" w:cs="Times New Roman Bold"/>
          <w:b/>
          <w:bCs/>
          <w:color w:val="auto"/>
          <w:sz w:val="22"/>
          <w:szCs w:val="22"/>
          <w:lang w:val="en-US"/>
        </w:rPr>
        <w:t>tudy-away Experience:</w:t>
      </w:r>
      <w:r w:rsidRPr="00985579"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NYU </w:t>
      </w:r>
      <w:r w:rsidRPr="00EB732B">
        <w:rPr>
          <w:rFonts w:ascii="Times New Roman" w:eastAsia="SimSun" w:hAnsi="Times New Roman"/>
          <w:color w:val="auto"/>
          <w:sz w:val="22"/>
          <w:szCs w:val="22"/>
          <w:lang w:val="en-US"/>
        </w:rPr>
        <w:t>NY</w:t>
      </w:r>
      <w:r w:rsidRPr="00985579"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in Fall 202</w:t>
      </w:r>
      <w:r w:rsidRPr="00EB732B">
        <w:rPr>
          <w:rFonts w:ascii="Times New Roman" w:eastAsia="SimSun" w:hAnsi="Times New Roman"/>
          <w:color w:val="auto"/>
          <w:sz w:val="22"/>
          <w:szCs w:val="22"/>
          <w:lang w:val="en-US"/>
        </w:rPr>
        <w:t>4 and</w:t>
      </w:r>
      <w:r w:rsidRPr="00985579"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Spring 202</w:t>
      </w:r>
      <w:r w:rsidRPr="00EB732B">
        <w:rPr>
          <w:rFonts w:ascii="Times New Roman" w:eastAsia="SimSun" w:hAnsi="Times New Roman"/>
          <w:color w:val="auto"/>
          <w:sz w:val="22"/>
          <w:szCs w:val="22"/>
          <w:lang w:val="en-US"/>
        </w:rPr>
        <w:t>5</w:t>
      </w:r>
    </w:p>
    <w:p w14:paraId="158E532E" w14:textId="11D6AD8D" w:rsidR="00B04D1C" w:rsidRPr="00B04D1C" w:rsidRDefault="00B04D1C" w:rsidP="00B04D1C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 Bold" w:eastAsia="SimSun" w:hAnsi="Times New Roman Bold" w:cs="Times New Roman Bold"/>
          <w:b/>
          <w:bCs/>
          <w:color w:val="auto"/>
          <w:sz w:val="22"/>
          <w:szCs w:val="22"/>
          <w:lang w:val="en-US"/>
        </w:rPr>
        <w:t>Awards:</w:t>
      </w: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Dean’s List for Academic Year 2022-2023, 2023-2024, 2024-2025</w:t>
      </w:r>
    </w:p>
    <w:p w14:paraId="051D2D62" w14:textId="396774EF" w:rsidR="00FE5634" w:rsidRPr="002A5432" w:rsidRDefault="00EB732B" w:rsidP="002A5432">
      <w:pPr>
        <w:pStyle w:val="p1"/>
        <w:adjustRightInd w:val="0"/>
        <w:snapToGrid w:val="0"/>
        <w:ind w:left="420"/>
        <w:jc w:val="both"/>
        <w:rPr>
          <w:rFonts w:ascii="Times New Roman" w:eastAsia="SimSun" w:hAnsi="Times New Roman"/>
          <w:highlight w:val="yellow"/>
          <w:lang w:val="en-US"/>
        </w:rPr>
      </w:pPr>
      <w:r w:rsidRPr="00985579">
        <w:rPr>
          <w:rFonts w:ascii="Times New Roman Bold" w:eastAsia="SimSun" w:hAnsi="Times New Roman Bold" w:cs="Times New Roman Bold"/>
          <w:b/>
          <w:bCs/>
          <w:lang w:val="en-US"/>
        </w:rPr>
        <w:t>Relevant Coursework:</w:t>
      </w:r>
      <w:r w:rsidRPr="00EB732B">
        <w:rPr>
          <w:rFonts w:ascii="Times New Roman" w:eastAsia="SimSun" w:hAnsi="Times New Roman"/>
          <w:lang w:val="en-US"/>
        </w:rPr>
        <w:t xml:space="preserve"> Multivariable Calculus(A), Honors Linear Algebra(A), Probability &amp; Statistics(A), Honors Numerical Analysis(A-), Discrete Mathematics(A), Analysis (A), Introduction to Computer Science &amp; Data Science(A), Data Structures(A), Basic Algorithms(A-), Introduction to Databases(A), Natural Language Processing(A), Java and Web Design(A)</w:t>
      </w:r>
    </w:p>
    <w:p w14:paraId="4B62B7CE" w14:textId="77777777" w:rsidR="00FE5634" w:rsidRPr="00985579" w:rsidRDefault="00000000" w:rsidP="00985579">
      <w:pPr>
        <w:pStyle w:val="Heading1"/>
        <w:adjustRightInd w:val="0"/>
        <w:snapToGrid w:val="0"/>
        <w:spacing w:beforeLines="50" w:before="120" w:after="0" w:line="240" w:lineRule="auto"/>
        <w:jc w:val="both"/>
        <w:rPr>
          <w:rFonts w:ascii="Times New Roman" w:hAnsi="Times New Roman" w:cs="Times New Roman"/>
          <w:szCs w:val="21"/>
        </w:rPr>
      </w:pPr>
      <w:r w:rsidRPr="00985579">
        <w:rPr>
          <w:rFonts w:ascii="Times New Roman" w:hAnsi="Times New Roman" w:cs="Times New Roman"/>
          <w:szCs w:val="21"/>
        </w:rPr>
        <w:t>RESEARCH EXPERIENCES</w:t>
      </w:r>
    </w:p>
    <w:p w14:paraId="147368D0" w14:textId="0F0FF1B8" w:rsidR="00FE5634" w:rsidRPr="00985579" w:rsidRDefault="00000000" w:rsidP="00985579">
      <w:pPr>
        <w:pStyle w:val="p1"/>
        <w:tabs>
          <w:tab w:val="right" w:pos="9680"/>
        </w:tabs>
        <w:jc w:val="both"/>
        <w:rPr>
          <w:rFonts w:ascii="Times New Roman" w:eastAsia="SimSun" w:hAnsi="Times New Roman"/>
          <w:lang w:val="en-US"/>
        </w:rPr>
      </w:pPr>
      <w:r>
        <w:rPr>
          <w:rFonts w:ascii="Times New Roman" w:eastAsia="SimSun" w:hAnsi="Times New Roman"/>
          <w:bCs/>
          <w:i/>
          <w:iCs/>
          <w:color w:val="auto"/>
          <w:sz w:val="22"/>
          <w:szCs w:val="22"/>
          <w:lang w:val="en-US"/>
        </w:rPr>
        <w:t>Research Assistant,</w:t>
      </w:r>
      <w:r>
        <w:rPr>
          <w:rFonts w:ascii="Times New Roman" w:eastAsia="SimSun" w:hAnsi="Times New Roman"/>
          <w:b/>
          <w:color w:val="auto"/>
          <w:sz w:val="22"/>
          <w:szCs w:val="22"/>
          <w:lang w:val="en-US"/>
        </w:rPr>
        <w:t xml:space="preserve"> New York University Shanghai</w:t>
      </w:r>
      <w:r w:rsidR="00985579">
        <w:rPr>
          <w:rFonts w:ascii="Times New Roman" w:eastAsia="SimSun" w:hAnsi="Times New Roman" w:hint="eastAsia"/>
          <w:b/>
          <w:color w:val="auto"/>
          <w:sz w:val="22"/>
          <w:szCs w:val="22"/>
          <w:lang w:val="en-US"/>
        </w:rPr>
        <w:t xml:space="preserve">                                                             </w:t>
      </w:r>
      <w:r w:rsidR="00C27028">
        <w:rPr>
          <w:rFonts w:ascii="Times New Roman" w:eastAsia="SimSun" w:hAnsi="Times New Roman"/>
          <w:b/>
          <w:color w:val="auto"/>
          <w:sz w:val="22"/>
          <w:szCs w:val="22"/>
          <w:lang w:val="en-US"/>
        </w:rPr>
        <w:t xml:space="preserve"> </w:t>
      </w:r>
      <w:r w:rsidRPr="00EB732B">
        <w:rPr>
          <w:rFonts w:ascii="Times New Roman" w:eastAsia="SimSun" w:hAnsi="Times New Roman"/>
          <w:color w:val="auto"/>
          <w:sz w:val="22"/>
          <w:szCs w:val="22"/>
          <w:lang w:val="en-US"/>
        </w:rPr>
        <w:t>May 2025-present</w:t>
      </w:r>
    </w:p>
    <w:p w14:paraId="2A88AC6F" w14:textId="77777777" w:rsidR="00FE5634" w:rsidRDefault="00000000" w:rsidP="00985579">
      <w:pPr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/>
          <w:b/>
          <w:lang w:eastAsia="zh-CN"/>
        </w:rPr>
        <w:t>Generative Retrieval for Recommendation System</w:t>
      </w:r>
    </w:p>
    <w:p w14:paraId="584BF2FE" w14:textId="187B253A" w:rsidR="00FE5634" w:rsidRDefault="00000000" w:rsidP="00985579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Cs/>
          <w:lang w:eastAsia="zh-CN"/>
        </w:rPr>
      </w:pPr>
      <w:r>
        <w:rPr>
          <w:rFonts w:ascii="Times New Roman" w:eastAsia="SimSun" w:hAnsi="Times New Roman" w:cs="Times New Roman"/>
          <w:bCs/>
          <w:lang w:eastAsia="zh-CN"/>
        </w:rPr>
        <w:t>Advisor: Prof.</w:t>
      </w:r>
      <w:r>
        <w:rPr>
          <w:rFonts w:ascii="Times New Roman" w:eastAsia="SimSun" w:hAnsi="Times New Roman" w:cs="Times New Roman"/>
          <w:b/>
          <w:lang w:eastAsia="zh-CN"/>
        </w:rPr>
        <w:t xml:space="preserve"> Hongyi Wen </w:t>
      </w:r>
      <w:r>
        <w:rPr>
          <w:rFonts w:ascii="Times New Roman" w:eastAsia="SimSun" w:hAnsi="Times New Roman" w:cs="Times New Roman"/>
          <w:bCs/>
          <w:lang w:eastAsia="zh-CN"/>
        </w:rPr>
        <w:t>(</w:t>
      </w:r>
      <w:r>
        <w:rPr>
          <w:rFonts w:ascii="Times New Roman" w:eastAsia="SimSun" w:hAnsi="Times New Roman"/>
          <w:bCs/>
        </w:rPr>
        <w:t>Department of Computer Science, Data Science and Engineering</w:t>
      </w:r>
      <w:r>
        <w:rPr>
          <w:rFonts w:ascii="Times New Roman" w:eastAsia="SimSun" w:hAnsi="Times New Roman" w:cs="Times New Roman"/>
          <w:bCs/>
          <w:lang w:eastAsia="zh-CN"/>
        </w:rPr>
        <w:t>, New York University Shanghai)</w:t>
      </w:r>
    </w:p>
    <w:p w14:paraId="74B5DDDA" w14:textId="77777777" w:rsidR="00FE5634" w:rsidRDefault="00000000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Developed models to predict user click sequences on the Amazon dataset</w:t>
      </w:r>
    </w:p>
    <w:p w14:paraId="000CDD66" w14:textId="77777777" w:rsidR="00FE5634" w:rsidRDefault="00000000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Designed and evaluated model architectures, including RQ-VAE and VQ-VAE, to capture discrete behavior patterns</w:t>
      </w:r>
    </w:p>
    <w:p w14:paraId="0896466F" w14:textId="77777777" w:rsidR="00FE5634" w:rsidRDefault="00000000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Applied different tokenization methods, including BPE partitioning to improve sequence representation</w:t>
      </w:r>
    </w:p>
    <w:p w14:paraId="58BB8BB1" w14:textId="49921236" w:rsidR="00A457AA" w:rsidRDefault="00A457AA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Adapted the model architecture to support multi-modal representation learning</w:t>
      </w:r>
    </w:p>
    <w:p w14:paraId="38EB9100" w14:textId="77777777" w:rsidR="00FE5634" w:rsidRPr="001D40B8" w:rsidRDefault="00FE5634" w:rsidP="00EB732B">
      <w:pPr>
        <w:tabs>
          <w:tab w:val="right" w:pos="9680"/>
        </w:tabs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/>
        </w:rPr>
      </w:pPr>
    </w:p>
    <w:p w14:paraId="53D8B7C6" w14:textId="0EE6F34F" w:rsidR="00FE5634" w:rsidRDefault="00000000" w:rsidP="00985579">
      <w:pPr>
        <w:tabs>
          <w:tab w:val="right" w:pos="9680"/>
        </w:tabs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/>
          <w:bCs/>
          <w:i/>
          <w:iCs/>
          <w:lang w:eastAsia="zh-CN"/>
        </w:rPr>
        <w:t>Re</w:t>
      </w:r>
      <w:r>
        <w:rPr>
          <w:rFonts w:ascii="Times New Roman" w:hAnsi="Times New Roman" w:cs="Times New Roman"/>
          <w:bCs/>
          <w:i/>
          <w:iCs/>
        </w:rPr>
        <w:t xml:space="preserve">search </w:t>
      </w:r>
      <w:r>
        <w:rPr>
          <w:rFonts w:ascii="Times New Roman" w:eastAsia="SimSun" w:hAnsi="Times New Roman" w:cs="Times New Roman"/>
          <w:bCs/>
          <w:i/>
          <w:iCs/>
          <w:lang w:eastAsia="zh-CN"/>
        </w:rPr>
        <w:t>A</w:t>
      </w:r>
      <w:r>
        <w:rPr>
          <w:rFonts w:ascii="Times New Roman" w:hAnsi="Times New Roman" w:cs="Times New Roman"/>
          <w:bCs/>
          <w:i/>
          <w:iCs/>
        </w:rPr>
        <w:t>ssistant</w:t>
      </w:r>
      <w:r>
        <w:rPr>
          <w:rFonts w:ascii="Times New Roman" w:eastAsia="SimSun" w:hAnsi="Times New Roman" w:cs="Times New Roman"/>
          <w:bCs/>
          <w:i/>
          <w:iCs/>
          <w:lang w:eastAsia="zh-CN"/>
        </w:rPr>
        <w:t>,</w:t>
      </w:r>
      <w:r>
        <w:rPr>
          <w:rFonts w:ascii="Times New Roman" w:eastAsia="SimSun" w:hAnsi="Times New Roman" w:cs="Times New Roman"/>
          <w:b/>
          <w:lang w:eastAsia="zh-CN"/>
        </w:rPr>
        <w:t xml:space="preserve"> New York University</w:t>
      </w:r>
      <w:r w:rsidR="00985579">
        <w:rPr>
          <w:rFonts w:ascii="Times New Roman" w:eastAsia="SimSun" w:hAnsi="Times New Roman" w:cs="Times New Roman" w:hint="eastAsia"/>
          <w:b/>
          <w:lang w:eastAsia="zh-CN"/>
        </w:rPr>
        <w:t xml:space="preserve">                                                                            </w:t>
      </w:r>
      <w:r w:rsidR="00C27028">
        <w:rPr>
          <w:rFonts w:ascii="Times New Roman" w:eastAsia="SimSun" w:hAnsi="Times New Roman" w:cs="Times New Roman"/>
          <w:b/>
          <w:lang w:eastAsia="zh-CN"/>
        </w:rPr>
        <w:t xml:space="preserve"> </w:t>
      </w:r>
      <w:r>
        <w:rPr>
          <w:rFonts w:ascii="Times New Roman" w:eastAsia="SimSun" w:hAnsi="Times New Roman" w:cs="Times New Roman"/>
          <w:lang w:eastAsia="zh-CN"/>
        </w:rPr>
        <w:t>Sep</w:t>
      </w:r>
      <w:r>
        <w:rPr>
          <w:rFonts w:ascii="Times New Roman" w:hAnsi="Times New Roman" w:cs="Times New Roman"/>
        </w:rPr>
        <w:t xml:space="preserve"> 2024</w:t>
      </w:r>
      <w:r>
        <w:rPr>
          <w:rFonts w:ascii="Times New Roman" w:eastAsia="SimSun" w:hAnsi="Times New Roman" w:cs="Times New Roman"/>
          <w:lang w:eastAsia="zh-CN"/>
        </w:rPr>
        <w:t>-Dec 2024</w:t>
      </w:r>
    </w:p>
    <w:p w14:paraId="3C0F0CE8" w14:textId="77777777" w:rsidR="00FE5634" w:rsidRDefault="00000000" w:rsidP="00985579">
      <w:pPr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/>
          <w:b/>
          <w:lang w:eastAsia="zh-CN"/>
        </w:rPr>
        <w:t>Finetuning on Pretrained LM to Efficiently Perform Retrosynthesis of Chemical Reactions</w:t>
      </w:r>
    </w:p>
    <w:p w14:paraId="286F024A" w14:textId="7F797306" w:rsidR="00FE5634" w:rsidRDefault="00000000" w:rsidP="00985579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 xml:space="preserve">Advisor: Prof. </w:t>
      </w:r>
      <w:r>
        <w:rPr>
          <w:rFonts w:ascii="Times New Roman" w:eastAsia="SimSun" w:hAnsi="Times New Roman" w:cs="Times New Roman"/>
          <w:b/>
          <w:lang w:eastAsia="zh-CN"/>
        </w:rPr>
        <w:t xml:space="preserve">He </w:t>
      </w:r>
      <w:proofErr w:type="spellStart"/>
      <w:r>
        <w:rPr>
          <w:rFonts w:ascii="Times New Roman" w:eastAsia="SimSun" w:hAnsi="Times New Roman" w:cs="Times New Roman"/>
          <w:b/>
          <w:lang w:eastAsia="zh-CN"/>
        </w:rPr>
        <w:t>He</w:t>
      </w:r>
      <w:proofErr w:type="spellEnd"/>
      <w:r>
        <w:rPr>
          <w:rFonts w:ascii="Times New Roman" w:eastAsia="SimSun" w:hAnsi="Times New Roman" w:cs="Times New Roman"/>
          <w:lang w:eastAsia="zh-CN"/>
        </w:rPr>
        <w:t xml:space="preserve"> (Center of Data Science, New York University)</w:t>
      </w:r>
    </w:p>
    <w:p w14:paraId="45B79AD6" w14:textId="77777777" w:rsidR="00FE5634" w:rsidRDefault="00000000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Developed models to made prediction on retrosynthesis of chemical reaction with SMILES notation</w:t>
      </w:r>
    </w:p>
    <w:p w14:paraId="2FBBE84C" w14:textId="7E9A1C05" w:rsidR="00FE5634" w:rsidRDefault="00000000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Applied an LLM </w:t>
      </w:r>
      <w:r w:rsidR="001D40B8"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on </w:t>
      </w: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dataset reconstruction</w:t>
      </w:r>
      <w:r w:rsidR="001D40B8"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and augmentation, improving Top-</w:t>
      </w:r>
      <w:r w:rsidR="002A5432">
        <w:rPr>
          <w:rFonts w:ascii="Times New Roman" w:eastAsia="SimSun" w:hAnsi="Times New Roman"/>
          <w:color w:val="auto"/>
          <w:sz w:val="22"/>
          <w:szCs w:val="22"/>
          <w:lang w:val="en-US"/>
        </w:rPr>
        <w:t>1</w:t>
      </w:r>
      <w:r w:rsidR="001D40B8"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Accuracy by 1</w:t>
      </w:r>
      <w:r w:rsidR="002A5432">
        <w:rPr>
          <w:rFonts w:ascii="Times New Roman" w:eastAsia="SimSun" w:hAnsi="Times New Roman"/>
          <w:color w:val="auto"/>
          <w:sz w:val="22"/>
          <w:szCs w:val="22"/>
          <w:lang w:val="en-US"/>
        </w:rPr>
        <w:t>5.4</w:t>
      </w:r>
      <w:r w:rsidR="001D40B8">
        <w:rPr>
          <w:rFonts w:ascii="Times New Roman" w:eastAsia="SimSun" w:hAnsi="Times New Roman"/>
          <w:color w:val="auto"/>
          <w:sz w:val="22"/>
          <w:szCs w:val="22"/>
          <w:lang w:val="en-US"/>
        </w:rPr>
        <w:t>%</w:t>
      </w:r>
      <w:r w:rsidR="002A5432"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(from 58.8% to 74.2%)</w:t>
      </w:r>
      <w:r w:rsidR="001D40B8"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while reducing reliance on costly lab data</w:t>
      </w:r>
    </w:p>
    <w:p w14:paraId="56CB7C4E" w14:textId="122AD27B" w:rsidR="00FE5634" w:rsidRDefault="001D40B8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Applied fine-tuning strategies (frozen layers, MLP adapters, </w:t>
      </w:r>
      <w:proofErr w:type="spellStart"/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LoRA</w:t>
      </w:r>
      <w:proofErr w:type="spellEnd"/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) to optimize training efficiency</w:t>
      </w:r>
    </w:p>
    <w:p w14:paraId="576CAE3A" w14:textId="77777777" w:rsidR="00FE5634" w:rsidRDefault="00FE5634" w:rsidP="00EB732B">
      <w:pPr>
        <w:tabs>
          <w:tab w:val="right" w:pos="9680"/>
        </w:tabs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/>
        </w:rPr>
      </w:pPr>
    </w:p>
    <w:p w14:paraId="6666E391" w14:textId="6C5E0A15" w:rsidR="00FE5634" w:rsidRDefault="00000000" w:rsidP="00985579">
      <w:pPr>
        <w:tabs>
          <w:tab w:val="right" w:pos="9680"/>
        </w:tabs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/>
          <w:bCs/>
          <w:i/>
          <w:iCs/>
          <w:lang w:eastAsia="zh-CN"/>
        </w:rPr>
        <w:t>Re</w:t>
      </w:r>
      <w:r>
        <w:rPr>
          <w:rFonts w:ascii="Times New Roman" w:hAnsi="Times New Roman" w:cs="Times New Roman"/>
          <w:bCs/>
          <w:i/>
          <w:iCs/>
        </w:rPr>
        <w:t xml:space="preserve">search </w:t>
      </w:r>
      <w:r>
        <w:rPr>
          <w:rFonts w:ascii="Times New Roman" w:eastAsia="SimSun" w:hAnsi="Times New Roman" w:cs="Times New Roman"/>
          <w:bCs/>
          <w:i/>
          <w:iCs/>
          <w:lang w:eastAsia="zh-CN"/>
        </w:rPr>
        <w:t>A</w:t>
      </w:r>
      <w:r>
        <w:rPr>
          <w:rFonts w:ascii="Times New Roman" w:hAnsi="Times New Roman" w:cs="Times New Roman"/>
          <w:bCs/>
          <w:i/>
          <w:iCs/>
        </w:rPr>
        <w:t>ssistant</w:t>
      </w:r>
      <w:r>
        <w:rPr>
          <w:rFonts w:ascii="Times New Roman" w:eastAsia="SimSun" w:hAnsi="Times New Roman" w:cs="Times New Roman"/>
          <w:bCs/>
          <w:i/>
          <w:iCs/>
          <w:lang w:eastAsia="zh-CN"/>
        </w:rPr>
        <w:t>,</w:t>
      </w:r>
      <w:r>
        <w:rPr>
          <w:rFonts w:ascii="Times New Roman" w:eastAsia="SimSun" w:hAnsi="Times New Roman" w:cs="Times New Roman"/>
          <w:b/>
          <w:lang w:eastAsia="zh-CN"/>
        </w:rPr>
        <w:t xml:space="preserve"> New York University Shanghai</w:t>
      </w:r>
      <w:r w:rsidR="00985579">
        <w:rPr>
          <w:rFonts w:ascii="Times New Roman" w:eastAsia="SimSun" w:hAnsi="Times New Roman" w:cs="Times New Roman" w:hint="eastAsia"/>
          <w:b/>
          <w:lang w:eastAsia="zh-CN"/>
        </w:rPr>
        <w:t xml:space="preserve">                                                        </w:t>
      </w:r>
      <w:r w:rsidR="00C27028">
        <w:rPr>
          <w:rFonts w:ascii="Times New Roman" w:eastAsia="SimSun" w:hAnsi="Times New Roman" w:cs="Times New Roman"/>
          <w:b/>
          <w:lang w:eastAsia="zh-CN"/>
        </w:rPr>
        <w:t xml:space="preserve">  </w:t>
      </w:r>
      <w:r>
        <w:rPr>
          <w:rFonts w:ascii="Times New Roman" w:eastAsia="SimSun" w:hAnsi="Times New Roman" w:cs="Times New Roman"/>
          <w:lang w:eastAsia="zh-CN"/>
        </w:rPr>
        <w:t>May</w:t>
      </w:r>
      <w:r>
        <w:rPr>
          <w:rFonts w:ascii="Times New Roman" w:hAnsi="Times New Roman" w:cs="Times New Roman"/>
        </w:rPr>
        <w:t xml:space="preserve"> 2024</w:t>
      </w:r>
      <w:r>
        <w:rPr>
          <w:rFonts w:ascii="Times New Roman" w:eastAsia="SimSun" w:hAnsi="Times New Roman" w:cs="Times New Roman"/>
          <w:lang w:eastAsia="zh-CN"/>
        </w:rPr>
        <w:t>-Aug 2024</w:t>
      </w:r>
    </w:p>
    <w:p w14:paraId="143511E3" w14:textId="77777777" w:rsidR="00FE5634" w:rsidRDefault="00000000" w:rsidP="00985579">
      <w:pPr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/>
          <w:b/>
          <w:lang w:eastAsia="zh-CN"/>
        </w:rPr>
        <w:t>Driving Route Optimization Considering Traffic Light Timings</w:t>
      </w:r>
    </w:p>
    <w:p w14:paraId="3938E517" w14:textId="36135B05" w:rsidR="00EB732B" w:rsidRPr="0008480A" w:rsidRDefault="00000000" w:rsidP="00985579">
      <w:pPr>
        <w:pStyle w:val="p1"/>
        <w:jc w:val="both"/>
        <w:rPr>
          <w:ins w:id="4" w:author="mac用户" w:date="2025-09-09T10:59:00Z"/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Advisor: Prof. </w:t>
      </w:r>
      <w:proofErr w:type="spellStart"/>
      <w:r>
        <w:rPr>
          <w:rFonts w:ascii="Times New Roman" w:eastAsia="SimSun" w:hAnsi="Times New Roman"/>
          <w:b/>
          <w:bCs/>
          <w:color w:val="auto"/>
          <w:sz w:val="22"/>
          <w:szCs w:val="22"/>
          <w:lang w:val="en-US"/>
        </w:rPr>
        <w:t>Zhibin</w:t>
      </w:r>
      <w:proofErr w:type="spellEnd"/>
      <w:r>
        <w:rPr>
          <w:rFonts w:ascii="Times New Roman" w:eastAsia="SimSun" w:hAnsi="Times New Roman"/>
          <w:b/>
          <w:bCs/>
          <w:color w:val="auto"/>
          <w:sz w:val="22"/>
          <w:szCs w:val="22"/>
          <w:lang w:val="en-US"/>
        </w:rPr>
        <w:t xml:space="preserve"> Chen</w:t>
      </w: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(Department of Computer Science, Data Science and Engineering</w:t>
      </w:r>
      <w:r w:rsidR="00AC79AD">
        <w:rPr>
          <w:rFonts w:ascii="Times New Roman" w:eastAsia="SimSun" w:hAnsi="Times New Roman"/>
          <w:color w:val="auto"/>
          <w:sz w:val="22"/>
          <w:szCs w:val="22"/>
          <w:lang w:val="en-US"/>
        </w:rPr>
        <w:t>, New York</w:t>
      </w:r>
      <w:r w:rsidR="00B04D1C">
        <w:rPr>
          <w:rFonts w:ascii="Times New Roman" w:eastAsia="SimSun" w:hAnsi="Times New Roman" w:hint="eastAsia"/>
          <w:color w:val="auto"/>
          <w:sz w:val="22"/>
          <w:szCs w:val="22"/>
          <w:lang w:val="en-US"/>
        </w:rPr>
        <w:t xml:space="preserve"> </w:t>
      </w:r>
      <w:r w:rsidR="00AC79AD">
        <w:rPr>
          <w:rFonts w:ascii="Times New Roman" w:eastAsia="SimSun" w:hAnsi="Times New Roman"/>
          <w:color w:val="auto"/>
          <w:sz w:val="22"/>
          <w:szCs w:val="22"/>
          <w:lang w:val="en-US"/>
        </w:rPr>
        <w:t>University Shanghai</w:t>
      </w: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)</w:t>
      </w:r>
    </w:p>
    <w:p w14:paraId="4FDEB42A" w14:textId="28CF075F" w:rsidR="00985579" w:rsidRDefault="00985579" w:rsidP="00CE08D3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Developed an optimization system for traffic-aware route planning under real-world constraints</w:t>
      </w:r>
    </w:p>
    <w:p w14:paraId="4387DD37" w14:textId="7DFA467C" w:rsidR="00985579" w:rsidRDefault="00985579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Applied several algorithms, including Dijkstra algorithm to compute the shortest path</w:t>
      </w:r>
    </w:p>
    <w:p w14:paraId="0D829D69" w14:textId="5DDC96C1" w:rsidR="00052EFD" w:rsidRPr="00985579" w:rsidRDefault="00052EFD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 w:hint="eastAsia"/>
          <w:color w:val="auto"/>
          <w:sz w:val="22"/>
          <w:szCs w:val="22"/>
          <w:lang w:val="en-US"/>
        </w:rPr>
        <w:t>Conducted</w:t>
      </w: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 simulations on real traffic signal records, showing preliminary improvements of speedup</w:t>
      </w:r>
    </w:p>
    <w:p w14:paraId="47D43544" w14:textId="77777777" w:rsidR="00FE5634" w:rsidRPr="00985579" w:rsidRDefault="00000000" w:rsidP="00985579">
      <w:pPr>
        <w:pStyle w:val="Heading1"/>
        <w:adjustRightInd w:val="0"/>
        <w:snapToGrid w:val="0"/>
        <w:spacing w:beforeLines="50" w:before="120" w:after="0" w:line="240" w:lineRule="auto"/>
        <w:jc w:val="both"/>
        <w:rPr>
          <w:rFonts w:ascii="Times New Roman" w:hAnsi="Times New Roman" w:cs="Times New Roman"/>
          <w:szCs w:val="21"/>
        </w:rPr>
      </w:pPr>
      <w:r w:rsidRPr="00985579">
        <w:rPr>
          <w:rFonts w:ascii="Times New Roman" w:hAnsi="Times New Roman" w:cs="Times New Roman"/>
          <w:szCs w:val="21"/>
        </w:rPr>
        <w:t>LEADERSHIP &amp; ACTIVITIES</w:t>
      </w:r>
    </w:p>
    <w:p w14:paraId="330C45B3" w14:textId="1766E4E1" w:rsidR="00FE5634" w:rsidRDefault="00000000" w:rsidP="00985579">
      <w:pPr>
        <w:tabs>
          <w:tab w:val="right" w:pos="9680"/>
        </w:tabs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PEER-Pal Club, New York University Shanghai</w:t>
      </w:r>
      <w:r>
        <w:rPr>
          <w:rFonts w:ascii="Times New Roman" w:hAnsi="Times New Roman" w:cs="Times New Roman"/>
          <w:b/>
        </w:rPr>
        <w:t xml:space="preserve">| </w:t>
      </w:r>
      <w:r>
        <w:rPr>
          <w:rFonts w:ascii="Times New Roman" w:eastAsia="SimSun" w:hAnsi="Times New Roman" w:cs="Times New Roman"/>
          <w:i/>
          <w:iCs/>
          <w:lang w:eastAsia="zh-CN"/>
        </w:rPr>
        <w:t>Treasurer</w:t>
      </w:r>
      <w:r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="00985579">
        <w:rPr>
          <w:rFonts w:ascii="Times New Roman" w:eastAsia="SimSun" w:hAnsi="Times New Roman" w:cs="Times New Roman"/>
          <w:lang w:eastAsia="zh-CN"/>
        </w:rPr>
        <w:t xml:space="preserve">                                         </w:t>
      </w:r>
      <w:r w:rsidR="00C27028">
        <w:rPr>
          <w:rFonts w:ascii="Times New Roman" w:eastAsia="SimSu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</w:rPr>
        <w:t>May 2023</w:t>
      </w:r>
      <w:r>
        <w:rPr>
          <w:rFonts w:ascii="Times New Roman" w:eastAsia="SimSun" w:hAnsi="Times New Roman" w:cs="Times New Roman"/>
          <w:lang w:eastAsia="zh-CN"/>
        </w:rPr>
        <w:t>-</w:t>
      </w:r>
      <w:r>
        <w:rPr>
          <w:rFonts w:ascii="Times New Roman" w:hAnsi="Times New Roman" w:cs="Times New Roman"/>
        </w:rPr>
        <w:t>Aug 2024</w:t>
      </w:r>
    </w:p>
    <w:p w14:paraId="78DAAF41" w14:textId="77777777" w:rsidR="00FE5634" w:rsidRDefault="00000000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Organized exhibitions and club fairs, managed financial operations and budgeting</w:t>
      </w:r>
    </w:p>
    <w:p w14:paraId="36BFDD93" w14:textId="1FEC9EC1" w:rsidR="00FE5634" w:rsidRPr="00052EFD" w:rsidRDefault="00000000" w:rsidP="00052EFD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 w:hint="eastAsia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Facilitated letter exchanges and Q&amp;A sessions with high school students from Hunan Province</w:t>
      </w:r>
    </w:p>
    <w:p w14:paraId="79A42957" w14:textId="773A9DD9" w:rsidR="00FE5634" w:rsidRDefault="00000000" w:rsidP="00985579">
      <w:pPr>
        <w:tabs>
          <w:tab w:val="right" w:pos="9680"/>
        </w:tabs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Chamber Orchestra, New York University Shanghai</w:t>
      </w:r>
      <w:r>
        <w:rPr>
          <w:rFonts w:ascii="Times New Roman" w:hAnsi="Times New Roman" w:cs="Times New Roman"/>
          <w:b/>
        </w:rPr>
        <w:t xml:space="preserve">| </w:t>
      </w:r>
      <w:r>
        <w:rPr>
          <w:rFonts w:ascii="Times New Roman" w:eastAsia="SimSun" w:hAnsi="Times New Roman" w:cs="Times New Roman"/>
          <w:i/>
          <w:iCs/>
          <w:lang w:eastAsia="zh-CN"/>
        </w:rPr>
        <w:t>Trombone Section Leader</w:t>
      </w:r>
      <w:r w:rsidR="00985579">
        <w:rPr>
          <w:rFonts w:ascii="Times New Roman" w:eastAsia="SimSun" w:hAnsi="Times New Roman" w:cs="Times New Roman"/>
          <w:lang w:eastAsia="zh-CN"/>
        </w:rPr>
        <w:t xml:space="preserve">               </w:t>
      </w:r>
      <w:r w:rsidR="00C27028">
        <w:rPr>
          <w:rFonts w:ascii="Times New Roman" w:eastAsia="SimSu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</w:rPr>
        <w:t>Sep 2022</w:t>
      </w:r>
      <w:r>
        <w:rPr>
          <w:rFonts w:ascii="Times New Roman" w:eastAsia="SimSun" w:hAnsi="Times New Roman" w:cs="Times New Roman"/>
          <w:lang w:eastAsia="zh-CN"/>
        </w:rPr>
        <w:t>-present</w:t>
      </w:r>
    </w:p>
    <w:p w14:paraId="19DE86DE" w14:textId="0E3E6C25" w:rsidR="00FE5634" w:rsidRDefault="00000000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Led the trombone section and coordinated rehearsals, managed instrument storage logistics</w:t>
      </w:r>
    </w:p>
    <w:p w14:paraId="08E8BC62" w14:textId="77777777" w:rsidR="00FE5634" w:rsidRPr="00985579" w:rsidRDefault="00000000" w:rsidP="00985579">
      <w:pPr>
        <w:pStyle w:val="Heading1"/>
        <w:adjustRightInd w:val="0"/>
        <w:snapToGrid w:val="0"/>
        <w:spacing w:beforeLines="50" w:before="120" w:after="0" w:line="240" w:lineRule="auto"/>
        <w:jc w:val="both"/>
        <w:rPr>
          <w:rFonts w:ascii="Times New Roman" w:eastAsia="SimSun" w:hAnsi="Times New Roman" w:cs="Times New Roman"/>
          <w:szCs w:val="21"/>
          <w:lang w:eastAsia="zh-CN"/>
        </w:rPr>
      </w:pPr>
      <w:r w:rsidRPr="00985579">
        <w:rPr>
          <w:rFonts w:ascii="Times New Roman" w:hAnsi="Times New Roman" w:cs="Times New Roman"/>
          <w:szCs w:val="21"/>
        </w:rPr>
        <w:t>DISTINCTIONS</w:t>
      </w:r>
    </w:p>
    <w:p w14:paraId="638FA4E3" w14:textId="44EF7A51" w:rsidR="00FE5634" w:rsidRPr="00EB732B" w:rsidRDefault="00000000" w:rsidP="00985579">
      <w:pPr>
        <w:tabs>
          <w:tab w:val="right" w:pos="9680"/>
        </w:tabs>
        <w:spacing w:after="0" w:line="240" w:lineRule="auto"/>
        <w:ind w:firstLine="0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Mathematical Contest in Modeling, Certificate of Achievement </w:t>
      </w:r>
      <w:r w:rsidR="00C27028">
        <w:rPr>
          <w:rFonts w:ascii="Times New Roman" w:hAnsi="Times New Roman" w:cs="Times New Roman"/>
          <w:b/>
          <w:lang w:eastAsia="zh-C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>May 2023</w:t>
      </w:r>
    </w:p>
    <w:p w14:paraId="18B57587" w14:textId="77777777" w:rsidR="00FE5634" w:rsidRDefault="00000000" w:rsidP="00985579">
      <w:pPr>
        <w:pStyle w:val="p1"/>
        <w:numPr>
          <w:ilvl w:val="0"/>
          <w:numId w:val="1"/>
        </w:numPr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Conducted data preprocessing to remove anomalies and ensure dataset quality</w:t>
      </w:r>
    </w:p>
    <w:p w14:paraId="49B1F867" w14:textId="47B5D3C9" w:rsidR="00985579" w:rsidRDefault="00000000" w:rsidP="00985579">
      <w:pPr>
        <w:pStyle w:val="p1"/>
        <w:numPr>
          <w:ilvl w:val="0"/>
          <w:numId w:val="1"/>
        </w:numPr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Built predictive models using methods including Bayesian regression for market analysis</w:t>
      </w:r>
    </w:p>
    <w:p w14:paraId="18F43B16" w14:textId="4E0F49C5" w:rsidR="00985579" w:rsidRPr="00985579" w:rsidRDefault="00985579" w:rsidP="00985579">
      <w:pPr>
        <w:pStyle w:val="p1"/>
        <w:numPr>
          <w:ilvl w:val="0"/>
          <w:numId w:val="1"/>
        </w:numPr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 w:hint="eastAsia"/>
          <w:color w:val="auto"/>
          <w:sz w:val="22"/>
          <w:szCs w:val="22"/>
          <w:lang w:val="en-US"/>
        </w:rPr>
        <w:t>Collecte</w:t>
      </w: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d and synthesized regional market data to support modeling results</w:t>
      </w:r>
    </w:p>
    <w:p w14:paraId="025ACD35" w14:textId="77777777" w:rsidR="00FE5634" w:rsidRPr="00985579" w:rsidRDefault="00000000" w:rsidP="00985579">
      <w:pPr>
        <w:pStyle w:val="Heading1"/>
        <w:adjustRightInd w:val="0"/>
        <w:snapToGrid w:val="0"/>
        <w:spacing w:beforeLines="50" w:before="120" w:after="0" w:line="240" w:lineRule="auto"/>
        <w:rPr>
          <w:rFonts w:ascii="Times New Roman" w:hAnsi="Times New Roman" w:cs="Times New Roman"/>
          <w:szCs w:val="21"/>
          <w:lang w:eastAsia="zh-CN"/>
        </w:rPr>
      </w:pPr>
      <w:r w:rsidRPr="00985579">
        <w:rPr>
          <w:rFonts w:ascii="Times New Roman" w:hAnsi="Times New Roman" w:cs="Times New Roman"/>
          <w:szCs w:val="21"/>
        </w:rPr>
        <w:t xml:space="preserve">SKILLS </w:t>
      </w:r>
      <w:r>
        <w:rPr>
          <w:rFonts w:ascii="Times New Roman" w:hAnsi="Times New Roman" w:cs="Times New Roman" w:hint="eastAsia"/>
          <w:szCs w:val="21"/>
          <w:lang w:eastAsia="zh-CN"/>
        </w:rPr>
        <w:t>AND OTHERS</w:t>
      </w:r>
    </w:p>
    <w:p w14:paraId="707F2A17" w14:textId="32032527" w:rsidR="00FE5634" w:rsidRDefault="00000000">
      <w:pPr>
        <w:pStyle w:val="p1"/>
        <w:numPr>
          <w:ilvl w:val="0"/>
          <w:numId w:val="1"/>
        </w:numPr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Programming: Python, Java, C, </w:t>
      </w:r>
      <w:r w:rsidR="001D40B8"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SQL, </w:t>
      </w: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Stata</w:t>
      </w:r>
    </w:p>
    <w:p w14:paraId="50A16754" w14:textId="4EE9D586" w:rsidR="00EB732B" w:rsidRDefault="00000000" w:rsidP="00EB732B">
      <w:pPr>
        <w:pStyle w:val="p1"/>
        <w:numPr>
          <w:ilvl w:val="0"/>
          <w:numId w:val="1"/>
        </w:numPr>
        <w:adjustRightInd w:val="0"/>
        <w:snapToGrid w:val="0"/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 xml:space="preserve">Tools: Git, </w:t>
      </w:r>
      <w:proofErr w:type="spellStart"/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PyTorch</w:t>
      </w:r>
      <w:proofErr w:type="spellEnd"/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, Pandas, NumPy</w:t>
      </w:r>
      <w:r w:rsidR="001D40B8">
        <w:rPr>
          <w:rFonts w:ascii="Times New Roman" w:eastAsia="SimSun" w:hAnsi="Times New Roman"/>
          <w:color w:val="auto"/>
          <w:sz w:val="22"/>
          <w:szCs w:val="22"/>
          <w:lang w:val="en-US"/>
        </w:rPr>
        <w:t>, LaTeX</w:t>
      </w:r>
    </w:p>
    <w:p w14:paraId="52C70356" w14:textId="0EBA8C03" w:rsidR="00FE5634" w:rsidRPr="00B04D1C" w:rsidRDefault="00B04D1C" w:rsidP="00B04D1C">
      <w:pPr>
        <w:pStyle w:val="p1"/>
        <w:numPr>
          <w:ilvl w:val="0"/>
          <w:numId w:val="1"/>
        </w:numPr>
        <w:adjustRightInd w:val="0"/>
        <w:snapToGrid w:val="0"/>
        <w:jc w:val="both"/>
        <w:rPr>
          <w:rFonts w:ascii="Times New Roman" w:eastAsia="SimSun" w:hAnsi="Times New Roman"/>
          <w:color w:val="auto"/>
          <w:sz w:val="22"/>
          <w:szCs w:val="22"/>
          <w:lang w:val="en-US"/>
        </w:rPr>
      </w:pPr>
      <w:r>
        <w:rPr>
          <w:rFonts w:ascii="Times New Roman" w:eastAsia="SimSun" w:hAnsi="Times New Roman" w:hint="eastAsia"/>
          <w:color w:val="auto"/>
          <w:sz w:val="22"/>
          <w:szCs w:val="22"/>
          <w:lang w:val="en-US"/>
        </w:rPr>
        <w:t>Language</w:t>
      </w:r>
      <w:r>
        <w:rPr>
          <w:rFonts w:ascii="Times New Roman" w:eastAsia="SimSun" w:hAnsi="Times New Roman"/>
          <w:color w:val="auto"/>
          <w:sz w:val="22"/>
          <w:szCs w:val="22"/>
          <w:lang w:val="en-US"/>
        </w:rPr>
        <w:t>: Chinese (Native), English (Fluent)</w:t>
      </w:r>
    </w:p>
    <w:sectPr w:rsidR="00FE5634" w:rsidRPr="00B04D1C">
      <w:pgSz w:w="11900" w:h="16840"/>
      <w:pgMar w:top="1440" w:right="1080" w:bottom="1157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43922" w14:textId="77777777" w:rsidR="00B53850" w:rsidRDefault="00B53850">
      <w:pPr>
        <w:spacing w:line="240" w:lineRule="auto"/>
      </w:pPr>
      <w:r>
        <w:separator/>
      </w:r>
    </w:p>
  </w:endnote>
  <w:endnote w:type="continuationSeparator" w:id="0">
    <w:p w14:paraId="0E87A3BD" w14:textId="77777777" w:rsidR="00B53850" w:rsidRDefault="00B538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Times New Roman Italic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5FE9" w14:textId="77777777" w:rsidR="00B53850" w:rsidRDefault="00B53850">
      <w:pPr>
        <w:spacing w:after="0"/>
      </w:pPr>
      <w:r>
        <w:separator/>
      </w:r>
    </w:p>
  </w:footnote>
  <w:footnote w:type="continuationSeparator" w:id="0">
    <w:p w14:paraId="605CB548" w14:textId="77777777" w:rsidR="00B53850" w:rsidRDefault="00B538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511"/>
    <w:multiLevelType w:val="hybridMultilevel"/>
    <w:tmpl w:val="DDDC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E663F"/>
    <w:multiLevelType w:val="multilevel"/>
    <w:tmpl w:val="0AFE663F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0C04223"/>
    <w:multiLevelType w:val="multilevel"/>
    <w:tmpl w:val="F0384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402755">
    <w:abstractNumId w:val="1"/>
  </w:num>
  <w:num w:numId="2" w16cid:durableId="1658074455">
    <w:abstractNumId w:val="0"/>
  </w:num>
  <w:num w:numId="3" w16cid:durableId="1170415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71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78"/>
    <w:rsid w:val="F1FF913F"/>
    <w:rsid w:val="00012257"/>
    <w:rsid w:val="00044650"/>
    <w:rsid w:val="00052EFD"/>
    <w:rsid w:val="000702E2"/>
    <w:rsid w:val="0008480A"/>
    <w:rsid w:val="000C3140"/>
    <w:rsid w:val="000E2882"/>
    <w:rsid w:val="000E5108"/>
    <w:rsid w:val="00156A1B"/>
    <w:rsid w:val="00187A95"/>
    <w:rsid w:val="00187CD3"/>
    <w:rsid w:val="001B1C72"/>
    <w:rsid w:val="001D2B93"/>
    <w:rsid w:val="001D40B8"/>
    <w:rsid w:val="001D5E05"/>
    <w:rsid w:val="001E29E9"/>
    <w:rsid w:val="00211010"/>
    <w:rsid w:val="00216956"/>
    <w:rsid w:val="00221280"/>
    <w:rsid w:val="002236D5"/>
    <w:rsid w:val="002252CC"/>
    <w:rsid w:val="00276159"/>
    <w:rsid w:val="002839E0"/>
    <w:rsid w:val="002A5432"/>
    <w:rsid w:val="002C2020"/>
    <w:rsid w:val="002C460F"/>
    <w:rsid w:val="002D0510"/>
    <w:rsid w:val="002D57B9"/>
    <w:rsid w:val="003305E9"/>
    <w:rsid w:val="003703D4"/>
    <w:rsid w:val="00382DC8"/>
    <w:rsid w:val="00383AE7"/>
    <w:rsid w:val="00401819"/>
    <w:rsid w:val="0041338D"/>
    <w:rsid w:val="004800E9"/>
    <w:rsid w:val="00483D71"/>
    <w:rsid w:val="00492437"/>
    <w:rsid w:val="004A55CF"/>
    <w:rsid w:val="004A7A0D"/>
    <w:rsid w:val="004B247D"/>
    <w:rsid w:val="00501D5B"/>
    <w:rsid w:val="00510194"/>
    <w:rsid w:val="0052228F"/>
    <w:rsid w:val="005966A5"/>
    <w:rsid w:val="005A554F"/>
    <w:rsid w:val="005B26C9"/>
    <w:rsid w:val="0061430A"/>
    <w:rsid w:val="00634B40"/>
    <w:rsid w:val="0066338E"/>
    <w:rsid w:val="006A07F1"/>
    <w:rsid w:val="00703F14"/>
    <w:rsid w:val="00724894"/>
    <w:rsid w:val="007265D6"/>
    <w:rsid w:val="0073303F"/>
    <w:rsid w:val="00751239"/>
    <w:rsid w:val="0075678A"/>
    <w:rsid w:val="00783014"/>
    <w:rsid w:val="007B0321"/>
    <w:rsid w:val="007B508C"/>
    <w:rsid w:val="007C55C5"/>
    <w:rsid w:val="007C55ED"/>
    <w:rsid w:val="007D2EB8"/>
    <w:rsid w:val="007D3373"/>
    <w:rsid w:val="007D3A54"/>
    <w:rsid w:val="008039CB"/>
    <w:rsid w:val="00847E19"/>
    <w:rsid w:val="00855438"/>
    <w:rsid w:val="0086094B"/>
    <w:rsid w:val="00876065"/>
    <w:rsid w:val="00891DB7"/>
    <w:rsid w:val="00893417"/>
    <w:rsid w:val="008955C4"/>
    <w:rsid w:val="008A3FBF"/>
    <w:rsid w:val="008F45E0"/>
    <w:rsid w:val="00900A48"/>
    <w:rsid w:val="00905A35"/>
    <w:rsid w:val="00922512"/>
    <w:rsid w:val="00960313"/>
    <w:rsid w:val="00970395"/>
    <w:rsid w:val="00985579"/>
    <w:rsid w:val="009E0BD9"/>
    <w:rsid w:val="00A00312"/>
    <w:rsid w:val="00A457AA"/>
    <w:rsid w:val="00A4668D"/>
    <w:rsid w:val="00A51078"/>
    <w:rsid w:val="00A52DAE"/>
    <w:rsid w:val="00A62689"/>
    <w:rsid w:val="00A67CEB"/>
    <w:rsid w:val="00A83C4F"/>
    <w:rsid w:val="00A91411"/>
    <w:rsid w:val="00AC79AD"/>
    <w:rsid w:val="00AE6D3E"/>
    <w:rsid w:val="00AF7430"/>
    <w:rsid w:val="00B0033D"/>
    <w:rsid w:val="00B04D1C"/>
    <w:rsid w:val="00B347AE"/>
    <w:rsid w:val="00B35681"/>
    <w:rsid w:val="00B452DC"/>
    <w:rsid w:val="00B53850"/>
    <w:rsid w:val="00BB5648"/>
    <w:rsid w:val="00BB780C"/>
    <w:rsid w:val="00C27028"/>
    <w:rsid w:val="00C27E5B"/>
    <w:rsid w:val="00C36C28"/>
    <w:rsid w:val="00C36E53"/>
    <w:rsid w:val="00CD4719"/>
    <w:rsid w:val="00CE08D3"/>
    <w:rsid w:val="00CE53FD"/>
    <w:rsid w:val="00D41E09"/>
    <w:rsid w:val="00DA5464"/>
    <w:rsid w:val="00E02BF2"/>
    <w:rsid w:val="00E23E27"/>
    <w:rsid w:val="00E3413B"/>
    <w:rsid w:val="00E435FB"/>
    <w:rsid w:val="00E60116"/>
    <w:rsid w:val="00E82172"/>
    <w:rsid w:val="00E84147"/>
    <w:rsid w:val="00E848F5"/>
    <w:rsid w:val="00EB732B"/>
    <w:rsid w:val="00F50962"/>
    <w:rsid w:val="00F6076A"/>
    <w:rsid w:val="00F66BB6"/>
    <w:rsid w:val="00F71EB9"/>
    <w:rsid w:val="00FA4F65"/>
    <w:rsid w:val="00FB1FE6"/>
    <w:rsid w:val="00FE214A"/>
    <w:rsid w:val="00FE5634"/>
    <w:rsid w:val="17620BBB"/>
    <w:rsid w:val="1B937E88"/>
    <w:rsid w:val="1BFD39D5"/>
    <w:rsid w:val="28CE1923"/>
    <w:rsid w:val="5FB16AE2"/>
    <w:rsid w:val="5FFE3C43"/>
    <w:rsid w:val="65EC6099"/>
    <w:rsid w:val="7FA586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F40542"/>
  <w15:docId w15:val="{70F44C5D-0870-104A-A334-2B20462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firstLine="36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bottom w:val="single" w:sz="12" w:space="1" w:color="auto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 w:themeColor="accent1" w:themeShade="80"/>
      <w:sz w:val="60"/>
      <w:szCs w:val="6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Strong">
    <w:name w:val="Strong"/>
    <w:basedOn w:val="DefaultParagraphFont"/>
    <w:uiPriority w:val="22"/>
    <w:qFormat/>
    <w:rPr>
      <w:b/>
      <w:bCs/>
      <w:spacing w:val="0"/>
    </w:rPr>
  </w:style>
  <w:style w:type="character" w:styleId="Emphasis">
    <w:name w:val="Emphasis"/>
    <w:uiPriority w:val="20"/>
    <w:qFormat/>
    <w:rPr>
      <w:b/>
      <w:bCs/>
      <w:i/>
      <w:iCs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i/>
      <w:iCs/>
      <w:color w:val="244061" w:themeColor="accent1" w:themeShade="80"/>
      <w:sz w:val="60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i/>
      <w:iCs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Quote">
    <w:name w:val="Quote"/>
    <w:basedOn w:val="Normal"/>
    <w:next w:val="Normal"/>
    <w:link w:val="QuoteChar"/>
    <w:uiPriority w:val="29"/>
    <w:qFormat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SubtleEmphasis1">
    <w:name w:val="Subtle Emphasis1"/>
    <w:uiPriority w:val="19"/>
    <w:qFormat/>
    <w:rPr>
      <w:i/>
      <w:iCs/>
      <w:color w:val="595959" w:themeColor="text1" w:themeTint="A6"/>
    </w:rPr>
  </w:style>
  <w:style w:type="character" w:customStyle="1" w:styleId="IntenseEmphasis1">
    <w:name w:val="Intense Emphasis1"/>
    <w:uiPriority w:val="21"/>
    <w:qFormat/>
    <w:rPr>
      <w:b/>
      <w:bCs/>
      <w:i/>
      <w:iCs/>
      <w:color w:val="4F81BD" w:themeColor="accent1"/>
      <w:sz w:val="22"/>
      <w:szCs w:val="22"/>
    </w:rPr>
  </w:style>
  <w:style w:type="character" w:customStyle="1" w:styleId="SubtleReference1">
    <w:name w:val="Subtle Reference1"/>
    <w:uiPriority w:val="31"/>
    <w:qFormat/>
    <w:rPr>
      <w:color w:val="auto"/>
      <w:u w:val="single" w:color="9BBB59" w:themeColor="accent3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color w:val="76923C" w:themeColor="accent3" w:themeShade="BF"/>
      <w:u w:val="single" w:color="9BBB59" w:themeColor="accent3"/>
    </w:rPr>
  </w:style>
  <w:style w:type="character" w:customStyle="1" w:styleId="BookTitle1">
    <w:name w:val="Book Title1"/>
    <w:basedOn w:val="DefaultParagraphFont"/>
    <w:uiPriority w:val="33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bidi="en-US"/>
    </w:rPr>
  </w:style>
  <w:style w:type="paragraph" w:customStyle="1" w:styleId="PersonalName">
    <w:name w:val="Personal Name"/>
    <w:basedOn w:val="Title"/>
    <w:qFormat/>
    <w:rPr>
      <w:b/>
      <w:caps/>
      <w:color w:val="000000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p1">
    <w:name w:val="p1"/>
    <w:basedOn w:val="Normal"/>
    <w:pPr>
      <w:spacing w:after="0" w:line="240" w:lineRule="auto"/>
      <w:ind w:firstLine="0"/>
    </w:pPr>
    <w:rPr>
      <w:rFonts w:ascii="Helvetica" w:eastAsia="Times New Roman" w:hAnsi="Helvetica" w:cs="Times New Roman"/>
      <w:color w:val="000000"/>
      <w:sz w:val="15"/>
      <w:szCs w:val="15"/>
      <w:lang w:val="zh-CN" w:eastAsia="zh-CN"/>
    </w:rPr>
  </w:style>
  <w:style w:type="paragraph" w:styleId="Revision">
    <w:name w:val="Revision"/>
    <w:hidden/>
    <w:uiPriority w:val="99"/>
    <w:unhideWhenUsed/>
    <w:rsid w:val="00EB732B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F6CBB-4650-4772-A5F9-F29FB8693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Zicheng Zhao</dc:creator>
  <cp:lastModifiedBy>兆东 刘</cp:lastModifiedBy>
  <cp:revision>10</cp:revision>
  <cp:lastPrinted>2025-09-30T15:32:00Z</cp:lastPrinted>
  <dcterms:created xsi:type="dcterms:W3CDTF">2025-09-09T03:31:00Z</dcterms:created>
  <dcterms:modified xsi:type="dcterms:W3CDTF">2025-09-30T16:23:00Z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41C2C1A3CFFF02EF8D9ABF688B09D824_43</vt:lpwstr>
  </property>
</Properties>
</file>